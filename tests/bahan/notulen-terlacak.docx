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Jadwal supervisi disusun untuk </w:t>
      </w:r>
      <w:ins w:id="1" w:author="Wakil Kurikulum" w:date="2026-08-01T00:00:00Z">
        <w:r>
          <w:t xml:space="preserve">enam</w:t>
        </w:r>
      </w:ins>
      <w:r>
        <w:t xml:space="preserve"> guru kelas, </w:t>
      </w:r>
      <w:del w:id="2" w:author="Wakil Kurikulum" w:date="2026-08-01T00:00:00Z">
        <w:r>
          <w:delText xml:space="preserve">BATAL DIHAPUS</w:delText>
        </w:r>
      </w:del>
      <w:r>
        <w:t xml:space="preserve">bukan delapan.</w:t>
      </w:r>
    </w:p>
    <w:p>
      <w:r>
        <w:t xml:space="preserve">Anggaran disetujui </w:t>
      </w:r>
      <w:del w:id="3" w:author="Bendahara" w:date="2026-08-01T00:00:00Z">
        <w:r>
          <w:t xml:space="preserve">SALAH TERHAPUS</w:t>
        </w:r>
      </w:del>
      <w:r>
        <w:t xml:space="preserve">sepenuhnya.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